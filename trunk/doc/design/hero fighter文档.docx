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E20" w:rsidRPr="006A263A" w:rsidRDefault="00B75E20">
      <w:pPr>
        <w:rPr>
          <w:rFonts w:ascii="Verdana" w:hAnsi="Verdana"/>
          <w:sz w:val="15"/>
          <w:szCs w:val="15"/>
        </w:rPr>
      </w:pPr>
      <w:r w:rsidRPr="006A263A">
        <w:rPr>
          <w:rFonts w:ascii="Verdana" w:hAnsi="Verdana" w:hint="eastAsia"/>
          <w:sz w:val="15"/>
          <w:szCs w:val="15"/>
        </w:rPr>
        <w:t>基本操作：</w:t>
      </w:r>
    </w:p>
    <w:p w:rsidR="00026679" w:rsidRPr="006A263A" w:rsidRDefault="00B75E20">
      <w:pPr>
        <w:rPr>
          <w:rFonts w:ascii="Verdana" w:hAnsi="Verdana"/>
          <w:sz w:val="15"/>
          <w:szCs w:val="15"/>
        </w:rPr>
      </w:pPr>
      <w:r w:rsidRPr="006A263A">
        <w:rPr>
          <w:rFonts w:ascii="Verdana" w:hAnsi="Verdana"/>
          <w:sz w:val="15"/>
          <w:szCs w:val="15"/>
        </w:rPr>
        <w:t>戰鬥進行時</w:t>
      </w:r>
      <w:r w:rsidRPr="006A263A">
        <w:rPr>
          <w:rFonts w:ascii="Verdana" w:hAnsi="Verdana"/>
          <w:sz w:val="15"/>
          <w:szCs w:val="15"/>
        </w:rPr>
        <w:t xml:space="preserve">, </w:t>
      </w:r>
      <w:r w:rsidRPr="006A263A">
        <w:rPr>
          <w:rFonts w:ascii="Verdana" w:hAnsi="Verdana"/>
          <w:sz w:val="15"/>
          <w:szCs w:val="15"/>
        </w:rPr>
        <w:t>你可按</w:t>
      </w:r>
      <w:r w:rsidRPr="006A263A">
        <w:rPr>
          <w:rFonts w:ascii="宋体" w:eastAsia="宋体" w:hAnsi="宋体" w:cs="宋体" w:hint="eastAsia"/>
          <w:sz w:val="15"/>
          <w:szCs w:val="15"/>
        </w:rPr>
        <w:t>↑</w:t>
      </w:r>
      <w:r w:rsidRPr="006A263A">
        <w:rPr>
          <w:rFonts w:ascii="Verdana" w:hAnsi="Verdana" w:cs="Verdana"/>
          <w:sz w:val="15"/>
          <w:szCs w:val="15"/>
        </w:rPr>
        <w:t xml:space="preserve">, </w:t>
      </w:r>
      <w:r w:rsidRPr="006A263A">
        <w:rPr>
          <w:rFonts w:ascii="宋体" w:eastAsia="宋体" w:hAnsi="宋体" w:cs="宋体" w:hint="eastAsia"/>
          <w:sz w:val="15"/>
          <w:szCs w:val="15"/>
        </w:rPr>
        <w:t>↓</w:t>
      </w:r>
      <w:r w:rsidRPr="006A263A">
        <w:rPr>
          <w:rFonts w:ascii="Verdana" w:hAnsi="Verdana" w:cs="Verdana"/>
          <w:sz w:val="15"/>
          <w:szCs w:val="15"/>
        </w:rPr>
        <w:t xml:space="preserve">, </w:t>
      </w:r>
      <w:r w:rsidRPr="006A263A">
        <w:rPr>
          <w:rFonts w:ascii="宋体" w:eastAsia="宋体" w:hAnsi="宋体" w:cs="宋体" w:hint="eastAsia"/>
          <w:sz w:val="15"/>
          <w:szCs w:val="15"/>
        </w:rPr>
        <w:t>←</w:t>
      </w:r>
      <w:r w:rsidRPr="006A263A">
        <w:rPr>
          <w:rFonts w:ascii="Verdana" w:hAnsi="Verdana" w:cs="Verdana"/>
          <w:sz w:val="15"/>
          <w:szCs w:val="15"/>
        </w:rPr>
        <w:t xml:space="preserve">, </w:t>
      </w:r>
      <w:r w:rsidRPr="006A263A">
        <w:rPr>
          <w:rFonts w:ascii="宋体" w:eastAsia="宋体" w:hAnsi="宋体" w:cs="宋体" w:hint="eastAsia"/>
          <w:sz w:val="15"/>
          <w:szCs w:val="15"/>
        </w:rPr>
        <w:t>→</w:t>
      </w:r>
      <w:r w:rsidRPr="006A263A">
        <w:rPr>
          <w:rFonts w:ascii="Verdana" w:hAnsi="Verdana"/>
          <w:sz w:val="15"/>
          <w:szCs w:val="15"/>
        </w:rPr>
        <w:t>鍵來移動角色</w:t>
      </w:r>
      <w:r w:rsidRPr="006A263A">
        <w:rPr>
          <w:rFonts w:ascii="Verdana" w:hAnsi="Verdana"/>
          <w:sz w:val="15"/>
          <w:szCs w:val="15"/>
        </w:rPr>
        <w:t>.</w:t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sz w:val="15"/>
          <w:szCs w:val="15"/>
        </w:rPr>
        <w:t>也可用攻擊</w:t>
      </w:r>
      <w:r w:rsidRPr="006A263A">
        <w:rPr>
          <w:rFonts w:ascii="Verdana" w:hAnsi="Verdana"/>
          <w:sz w:val="15"/>
          <w:szCs w:val="15"/>
        </w:rPr>
        <w:t xml:space="preserve">(A), </w:t>
      </w:r>
      <w:r w:rsidRPr="006A263A">
        <w:rPr>
          <w:rFonts w:ascii="Verdana" w:hAnsi="Verdana"/>
          <w:sz w:val="15"/>
          <w:szCs w:val="15"/>
        </w:rPr>
        <w:t>跳躍</w:t>
      </w:r>
      <w:r w:rsidRPr="006A263A">
        <w:rPr>
          <w:rFonts w:ascii="Verdana" w:hAnsi="Verdana"/>
          <w:sz w:val="15"/>
          <w:szCs w:val="15"/>
        </w:rPr>
        <w:t xml:space="preserve">(J), </w:t>
      </w:r>
      <w:r w:rsidRPr="006A263A">
        <w:rPr>
          <w:rFonts w:ascii="Verdana" w:hAnsi="Verdana"/>
          <w:sz w:val="15"/>
          <w:szCs w:val="15"/>
        </w:rPr>
        <w:t>防禦</w:t>
      </w:r>
      <w:r w:rsidRPr="006A263A">
        <w:rPr>
          <w:rFonts w:ascii="Verdana" w:hAnsi="Verdana"/>
          <w:sz w:val="15"/>
          <w:szCs w:val="15"/>
        </w:rPr>
        <w:t>(G)</w:t>
      </w:r>
      <w:r w:rsidRPr="006A263A">
        <w:rPr>
          <w:rFonts w:ascii="Verdana" w:hAnsi="Verdana"/>
          <w:sz w:val="15"/>
          <w:szCs w:val="15"/>
        </w:rPr>
        <w:t>鍵來控制角色作出不同的動作</w:t>
      </w:r>
      <w:r w:rsidRPr="006A263A">
        <w:rPr>
          <w:rFonts w:ascii="Verdana" w:hAnsi="Verdana"/>
          <w:sz w:val="15"/>
          <w:szCs w:val="15"/>
        </w:rPr>
        <w:t>.</w:t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noProof/>
          <w:sz w:val="15"/>
          <w:szCs w:val="15"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600200" cy="1543050"/>
            <wp:effectExtent l="19050" t="0" r="0" b="0"/>
            <wp:wrapSquare wrapText="bothSides"/>
            <wp:docPr id="2" name="图片 2" descr="http://www.herofighter.com/list/b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erofighter.com/list/bars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A263A">
        <w:rPr>
          <w:rFonts w:ascii="Verdana" w:hAnsi="Verdana"/>
          <w:sz w:val="15"/>
          <w:szCs w:val="15"/>
        </w:rPr>
        <w:t>每個角色的</w:t>
      </w:r>
      <w:r w:rsidRPr="006A263A">
        <w:rPr>
          <w:rFonts w:ascii="Verdana" w:hAnsi="Verdana"/>
          <w:sz w:val="15"/>
          <w:szCs w:val="15"/>
        </w:rPr>
        <w:t xml:space="preserve"> HP (</w:t>
      </w:r>
      <w:r w:rsidRPr="006A263A">
        <w:rPr>
          <w:rFonts w:ascii="Verdana" w:hAnsi="Verdana"/>
          <w:sz w:val="15"/>
          <w:szCs w:val="15"/>
        </w:rPr>
        <w:t>生命值</w:t>
      </w:r>
      <w:r w:rsidRPr="006A263A">
        <w:rPr>
          <w:rFonts w:ascii="Verdana" w:hAnsi="Verdana"/>
          <w:sz w:val="15"/>
          <w:szCs w:val="15"/>
        </w:rPr>
        <w:t xml:space="preserve">), </w:t>
      </w:r>
      <w:r w:rsidRPr="006A263A">
        <w:rPr>
          <w:rFonts w:ascii="Verdana" w:hAnsi="Verdana"/>
          <w:sz w:val="15"/>
          <w:szCs w:val="15"/>
        </w:rPr>
        <w:t>都以角色腳下的紅色小棒代表</w:t>
      </w:r>
      <w:r w:rsidRPr="006A263A">
        <w:rPr>
          <w:rFonts w:ascii="Verdana" w:hAnsi="Verdana"/>
          <w:sz w:val="15"/>
          <w:szCs w:val="15"/>
        </w:rPr>
        <w:t xml:space="preserve">. </w:t>
      </w:r>
      <w:r w:rsidRPr="006A263A">
        <w:rPr>
          <w:rFonts w:ascii="Verdana" w:hAnsi="Verdana"/>
          <w:sz w:val="15"/>
          <w:szCs w:val="15"/>
        </w:rPr>
        <w:t>當角色受到攻擊</w:t>
      </w:r>
      <w:r w:rsidRPr="006A263A">
        <w:rPr>
          <w:rFonts w:ascii="Verdana" w:hAnsi="Verdana"/>
          <w:sz w:val="15"/>
          <w:szCs w:val="15"/>
        </w:rPr>
        <w:t xml:space="preserve">, HP </w:t>
      </w:r>
      <w:r w:rsidRPr="006A263A">
        <w:rPr>
          <w:rFonts w:ascii="Verdana" w:hAnsi="Verdana"/>
          <w:sz w:val="15"/>
          <w:szCs w:val="15"/>
        </w:rPr>
        <w:t>便會減少</w:t>
      </w:r>
      <w:r w:rsidRPr="006A263A">
        <w:rPr>
          <w:rFonts w:ascii="Verdana" w:hAnsi="Verdana"/>
          <w:sz w:val="15"/>
          <w:szCs w:val="15"/>
        </w:rPr>
        <w:t>.</w:t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sz w:val="15"/>
          <w:szCs w:val="15"/>
        </w:rPr>
        <w:t>如果</w:t>
      </w:r>
      <w:r w:rsidRPr="006A263A">
        <w:rPr>
          <w:rFonts w:ascii="Verdana" w:hAnsi="Verdana"/>
          <w:sz w:val="15"/>
          <w:szCs w:val="15"/>
        </w:rPr>
        <w:t xml:space="preserve"> HP </w:t>
      </w:r>
      <w:r w:rsidRPr="006A263A">
        <w:rPr>
          <w:rFonts w:ascii="Verdana" w:hAnsi="Verdana"/>
          <w:sz w:val="15"/>
          <w:szCs w:val="15"/>
        </w:rPr>
        <w:t>耗盡</w:t>
      </w:r>
      <w:r w:rsidRPr="006A263A">
        <w:rPr>
          <w:rFonts w:ascii="Verdana" w:hAnsi="Verdana"/>
          <w:sz w:val="15"/>
          <w:szCs w:val="15"/>
        </w:rPr>
        <w:t xml:space="preserve">, </w:t>
      </w:r>
      <w:r w:rsidRPr="006A263A">
        <w:rPr>
          <w:rFonts w:ascii="Verdana" w:hAnsi="Verdana"/>
          <w:sz w:val="15"/>
          <w:szCs w:val="15"/>
        </w:rPr>
        <w:t>角色便被擊倒</w:t>
      </w:r>
      <w:r w:rsidRPr="006A263A">
        <w:rPr>
          <w:rFonts w:ascii="Verdana" w:hAnsi="Verdana"/>
          <w:sz w:val="15"/>
          <w:szCs w:val="15"/>
        </w:rPr>
        <w:t>.</w:t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sz w:val="15"/>
          <w:szCs w:val="15"/>
        </w:rPr>
        <w:t>角色的</w:t>
      </w:r>
      <w:r w:rsidRPr="006A263A">
        <w:rPr>
          <w:rFonts w:ascii="Verdana" w:hAnsi="Verdana"/>
          <w:sz w:val="15"/>
          <w:szCs w:val="15"/>
        </w:rPr>
        <w:t xml:space="preserve"> MP (</w:t>
      </w:r>
      <w:r w:rsidRPr="006A263A">
        <w:rPr>
          <w:rFonts w:ascii="Verdana" w:hAnsi="Verdana"/>
          <w:sz w:val="15"/>
          <w:szCs w:val="15"/>
        </w:rPr>
        <w:t>氣量值</w:t>
      </w:r>
      <w:r w:rsidRPr="006A263A">
        <w:rPr>
          <w:rFonts w:ascii="Verdana" w:hAnsi="Verdana"/>
          <w:sz w:val="15"/>
          <w:szCs w:val="15"/>
        </w:rPr>
        <w:t xml:space="preserve">), </w:t>
      </w:r>
      <w:r w:rsidRPr="006A263A">
        <w:rPr>
          <w:rFonts w:ascii="Verdana" w:hAnsi="Verdana"/>
          <w:sz w:val="15"/>
          <w:szCs w:val="15"/>
        </w:rPr>
        <w:t>以角色腳下的藍色小棒代表</w:t>
      </w:r>
      <w:r w:rsidRPr="006A263A">
        <w:rPr>
          <w:rFonts w:ascii="Verdana" w:hAnsi="Verdana"/>
          <w:sz w:val="15"/>
          <w:szCs w:val="15"/>
        </w:rPr>
        <w:t xml:space="preserve">. </w:t>
      </w:r>
      <w:r w:rsidRPr="006A263A">
        <w:rPr>
          <w:rFonts w:ascii="Verdana" w:hAnsi="Verdana"/>
          <w:sz w:val="15"/>
          <w:szCs w:val="15"/>
        </w:rPr>
        <w:t>當玩家輸入特定的按鍵序列時</w:t>
      </w:r>
      <w:r w:rsidRPr="006A263A">
        <w:rPr>
          <w:rFonts w:ascii="Verdana" w:hAnsi="Verdana"/>
          <w:sz w:val="15"/>
          <w:szCs w:val="15"/>
        </w:rPr>
        <w:t xml:space="preserve">, </w:t>
      </w:r>
      <w:r w:rsidRPr="006A263A">
        <w:rPr>
          <w:rFonts w:ascii="Verdana" w:hAnsi="Verdana"/>
          <w:sz w:val="15"/>
          <w:szCs w:val="15"/>
        </w:rPr>
        <w:t>便能令角色使出絕招</w:t>
      </w:r>
      <w:r w:rsidRPr="006A263A">
        <w:rPr>
          <w:rFonts w:ascii="Verdana" w:hAnsi="Verdana"/>
          <w:sz w:val="15"/>
          <w:szCs w:val="15"/>
        </w:rPr>
        <w:t xml:space="preserve">. </w:t>
      </w:r>
      <w:r w:rsidRPr="006A263A">
        <w:rPr>
          <w:rFonts w:ascii="Verdana" w:hAnsi="Verdana"/>
          <w:sz w:val="15"/>
          <w:szCs w:val="15"/>
        </w:rPr>
        <w:t>而大部分的絕招都會消耗</w:t>
      </w:r>
      <w:r w:rsidRPr="006A263A">
        <w:rPr>
          <w:rFonts w:ascii="Verdana" w:hAnsi="Verdana"/>
          <w:sz w:val="15"/>
          <w:szCs w:val="15"/>
        </w:rPr>
        <w:t xml:space="preserve"> MP.</w:t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sz w:val="15"/>
          <w:szCs w:val="15"/>
        </w:rPr>
        <w:t>角色的</w:t>
      </w:r>
      <w:r w:rsidRPr="006A263A">
        <w:rPr>
          <w:rFonts w:ascii="Verdana" w:hAnsi="Verdana"/>
          <w:sz w:val="15"/>
          <w:szCs w:val="15"/>
        </w:rPr>
        <w:t xml:space="preserve"> SP (</w:t>
      </w:r>
      <w:r w:rsidRPr="006A263A">
        <w:rPr>
          <w:rFonts w:ascii="Verdana" w:hAnsi="Verdana"/>
          <w:sz w:val="15"/>
          <w:szCs w:val="15"/>
        </w:rPr>
        <w:t>耐力值</w:t>
      </w:r>
      <w:r w:rsidRPr="006A263A">
        <w:rPr>
          <w:rFonts w:ascii="Verdana" w:hAnsi="Verdana"/>
          <w:sz w:val="15"/>
          <w:szCs w:val="15"/>
        </w:rPr>
        <w:t xml:space="preserve">), </w:t>
      </w:r>
      <w:r w:rsidRPr="006A263A">
        <w:rPr>
          <w:rFonts w:ascii="Verdana" w:hAnsi="Verdana"/>
          <w:sz w:val="15"/>
          <w:szCs w:val="15"/>
        </w:rPr>
        <w:t>以角色腳下的白色小棒代表</w:t>
      </w:r>
      <w:r w:rsidRPr="006A263A">
        <w:rPr>
          <w:rFonts w:ascii="Verdana" w:hAnsi="Verdana"/>
          <w:sz w:val="15"/>
          <w:szCs w:val="15"/>
        </w:rPr>
        <w:t xml:space="preserve">. </w:t>
      </w:r>
      <w:r w:rsidRPr="006A263A">
        <w:rPr>
          <w:rFonts w:ascii="Verdana" w:hAnsi="Verdana"/>
          <w:sz w:val="15"/>
          <w:szCs w:val="15"/>
        </w:rPr>
        <w:t>一些令角色瞬速移動的動作</w:t>
      </w:r>
      <w:r w:rsidRPr="006A263A">
        <w:rPr>
          <w:rFonts w:ascii="Verdana" w:hAnsi="Verdana"/>
          <w:sz w:val="15"/>
          <w:szCs w:val="15"/>
        </w:rPr>
        <w:t xml:space="preserve"> (</w:t>
      </w:r>
      <w:r w:rsidRPr="006A263A">
        <w:rPr>
          <w:rFonts w:ascii="Verdana" w:hAnsi="Verdana"/>
          <w:sz w:val="15"/>
          <w:szCs w:val="15"/>
        </w:rPr>
        <w:t>例如</w:t>
      </w:r>
      <w:r w:rsidRPr="006A263A">
        <w:rPr>
          <w:rFonts w:ascii="Verdana" w:hAnsi="Verdana"/>
          <w:sz w:val="15"/>
          <w:szCs w:val="15"/>
        </w:rPr>
        <w:t xml:space="preserve">: </w:t>
      </w:r>
      <w:r w:rsidRPr="006A263A">
        <w:rPr>
          <w:rFonts w:ascii="Verdana" w:hAnsi="Verdana"/>
          <w:sz w:val="15"/>
          <w:szCs w:val="15"/>
        </w:rPr>
        <w:t>跑</w:t>
      </w:r>
      <w:r w:rsidRPr="006A263A">
        <w:rPr>
          <w:rFonts w:ascii="Verdana" w:hAnsi="Verdana"/>
          <w:sz w:val="15"/>
          <w:szCs w:val="15"/>
        </w:rPr>
        <w:t xml:space="preserve">, </w:t>
      </w:r>
      <w:r w:rsidRPr="006A263A">
        <w:rPr>
          <w:rFonts w:ascii="Verdana" w:hAnsi="Verdana"/>
          <w:sz w:val="15"/>
          <w:szCs w:val="15"/>
        </w:rPr>
        <w:t>跳躍</w:t>
      </w:r>
      <w:r w:rsidRPr="006A263A">
        <w:rPr>
          <w:rFonts w:ascii="Verdana" w:hAnsi="Verdana"/>
          <w:sz w:val="15"/>
          <w:szCs w:val="15"/>
        </w:rPr>
        <w:t xml:space="preserve">, </w:t>
      </w:r>
      <w:r w:rsidRPr="006A263A">
        <w:rPr>
          <w:rFonts w:ascii="Verdana" w:hAnsi="Verdana"/>
          <w:sz w:val="15"/>
          <w:szCs w:val="15"/>
        </w:rPr>
        <w:t>沖跳</w:t>
      </w:r>
      <w:r w:rsidRPr="006A263A">
        <w:rPr>
          <w:rFonts w:ascii="Verdana" w:hAnsi="Verdana"/>
          <w:sz w:val="15"/>
          <w:szCs w:val="15"/>
        </w:rPr>
        <w:t xml:space="preserve">, </w:t>
      </w:r>
      <w:r w:rsidRPr="006A263A">
        <w:rPr>
          <w:rFonts w:ascii="Verdana" w:hAnsi="Verdana"/>
          <w:sz w:val="15"/>
          <w:szCs w:val="15"/>
        </w:rPr>
        <w:t>筋斗</w:t>
      </w:r>
      <w:r w:rsidRPr="006A263A">
        <w:rPr>
          <w:rFonts w:ascii="Verdana" w:hAnsi="Verdana"/>
          <w:sz w:val="15"/>
          <w:szCs w:val="15"/>
        </w:rPr>
        <w:t xml:space="preserve">), </w:t>
      </w:r>
      <w:r w:rsidRPr="006A263A">
        <w:rPr>
          <w:rFonts w:ascii="Verdana" w:hAnsi="Verdana"/>
          <w:sz w:val="15"/>
          <w:szCs w:val="15"/>
        </w:rPr>
        <w:t>都會消秏</w:t>
      </w:r>
      <w:r w:rsidRPr="006A263A">
        <w:rPr>
          <w:rFonts w:ascii="Verdana" w:hAnsi="Verdana"/>
          <w:sz w:val="15"/>
          <w:szCs w:val="15"/>
        </w:rPr>
        <w:t xml:space="preserve"> SP.</w:t>
      </w:r>
      <w:r w:rsidRPr="006A263A">
        <w:rPr>
          <w:rFonts w:ascii="Verdana" w:hAnsi="Verdana"/>
          <w:sz w:val="15"/>
          <w:szCs w:val="15"/>
        </w:rPr>
        <w:br/>
      </w:r>
      <w:r w:rsidRPr="006A263A">
        <w:rPr>
          <w:rFonts w:ascii="Verdana" w:hAnsi="Verdana"/>
          <w:sz w:val="15"/>
          <w:szCs w:val="15"/>
        </w:rPr>
        <w:br/>
        <w:t xml:space="preserve">MP </w:t>
      </w:r>
      <w:r w:rsidRPr="006A263A">
        <w:rPr>
          <w:rFonts w:ascii="Verdana" w:hAnsi="Verdana"/>
          <w:sz w:val="15"/>
          <w:szCs w:val="15"/>
        </w:rPr>
        <w:t>及</w:t>
      </w:r>
      <w:r w:rsidRPr="006A263A">
        <w:rPr>
          <w:rFonts w:ascii="Verdana" w:hAnsi="Verdana"/>
          <w:sz w:val="15"/>
          <w:szCs w:val="15"/>
        </w:rPr>
        <w:t xml:space="preserve"> SP </w:t>
      </w:r>
      <w:r w:rsidRPr="006A263A">
        <w:rPr>
          <w:rFonts w:ascii="Verdana" w:hAnsi="Verdana"/>
          <w:sz w:val="15"/>
          <w:szCs w:val="15"/>
        </w:rPr>
        <w:t>都會隨時間慢慢回復</w:t>
      </w:r>
      <w:r w:rsidRPr="006A263A">
        <w:rPr>
          <w:rFonts w:ascii="Verdana" w:hAnsi="Verdana"/>
          <w:sz w:val="15"/>
          <w:szCs w:val="15"/>
        </w:rPr>
        <w:t>.</w:t>
      </w:r>
    </w:p>
    <w:p w:rsidR="00B75E20" w:rsidRPr="006A263A" w:rsidRDefault="00B75E20">
      <w:pPr>
        <w:rPr>
          <w:rFonts w:ascii="Verdana" w:hAnsi="Verdana"/>
          <w:sz w:val="15"/>
          <w:szCs w:val="15"/>
        </w:rPr>
      </w:pPr>
    </w:p>
    <w:p w:rsidR="0007609A" w:rsidRPr="006A263A" w:rsidRDefault="0007609A" w:rsidP="0007609A">
      <w:pPr>
        <w:widowControl/>
        <w:jc w:val="center"/>
        <w:rPr>
          <w:rFonts w:ascii="Verdana" w:eastAsia="宋体" w:hAnsi="Verdana" w:cs="宋体"/>
          <w:b/>
          <w:bCs/>
          <w:kern w:val="0"/>
          <w:sz w:val="18"/>
          <w:szCs w:val="18"/>
          <w:u w:val="single"/>
        </w:rPr>
      </w:pPr>
      <w:r w:rsidRPr="006A263A">
        <w:rPr>
          <w:rFonts w:ascii="Verdana" w:eastAsia="宋体" w:hAnsi="Verdana" w:cs="宋体"/>
          <w:b/>
          <w:bCs/>
          <w:kern w:val="0"/>
          <w:sz w:val="18"/>
          <w:szCs w:val="18"/>
          <w:u w:val="single"/>
        </w:rPr>
        <w:t xml:space="preserve">2. </w:t>
      </w:r>
      <w:r w:rsidRPr="006A263A">
        <w:rPr>
          <w:rFonts w:ascii="Verdana" w:eastAsia="宋体" w:hAnsi="Verdana" w:cs="宋体"/>
          <w:b/>
          <w:bCs/>
          <w:kern w:val="0"/>
          <w:sz w:val="18"/>
          <w:szCs w:val="18"/>
          <w:u w:val="single"/>
        </w:rPr>
        <w:t>基本動作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/>
      </w:tblPr>
      <w:tblGrid>
        <w:gridCol w:w="2219"/>
        <w:gridCol w:w="1533"/>
        <w:gridCol w:w="1533"/>
        <w:gridCol w:w="1533"/>
        <w:gridCol w:w="1548"/>
      </w:tblGrid>
      <w:tr w:rsidR="0007609A" w:rsidRPr="006A263A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divId w:val="1236739823"/>
              <w:rPr>
                <w:rFonts w:ascii="Verdana" w:eastAsia="宋体" w:hAnsi="Verdana" w:cs="宋体"/>
                <w:kern w:val="0"/>
                <w:sz w:val="14"/>
                <w:szCs w:val="14"/>
                <w:u w:val="single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  <w:u w:val="single"/>
              </w:rPr>
              <w:t>按鍵注釋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  <w:u w:val="single"/>
              </w:rPr>
              <w:t>:</w:t>
            </w:r>
          </w:p>
        </w:tc>
      </w:tr>
      <w:tr w:rsidR="0007609A" w:rsidRPr="006A263A">
        <w:trPr>
          <w:tblCellSpacing w:w="15" w:type="dxa"/>
        </w:trPr>
        <w:tc>
          <w:tcPr>
            <w:tcW w:w="13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宋体" w:eastAsia="宋体" w:hAnsi="宋体" w:cs="宋体"/>
                <w:kern w:val="0"/>
                <w:sz w:val="14"/>
                <w:szCs w:val="14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宋体" w:eastAsia="宋体" w:hAnsi="宋体" w:cs="宋体"/>
                <w:kern w:val="0"/>
                <w:sz w:val="14"/>
                <w:szCs w:val="14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宋体" w:eastAsia="宋体" w:hAnsi="宋体" w:cs="宋体"/>
                <w:kern w:val="0"/>
                <w:sz w:val="14"/>
                <w:szCs w:val="14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宋体" w:eastAsia="宋体" w:hAnsi="宋体" w:cs="宋体"/>
                <w:kern w:val="0"/>
                <w:sz w:val="14"/>
                <w:szCs w:val="14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4"/>
                <w:szCs w:val="14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代表「方向鍵」</w:t>
            </w:r>
          </w:p>
        </w:tc>
        <w:tc>
          <w:tcPr>
            <w:tcW w:w="9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(A)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代表「攻擊鍵」</w:t>
            </w:r>
          </w:p>
        </w:tc>
        <w:tc>
          <w:tcPr>
            <w:tcW w:w="9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(J)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代表「跳躍鍵」</w:t>
            </w:r>
          </w:p>
        </w:tc>
        <w:tc>
          <w:tcPr>
            <w:tcW w:w="9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(G)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代表「防禦鍵」</w:t>
            </w:r>
          </w:p>
        </w:tc>
        <w:tc>
          <w:tcPr>
            <w:tcW w:w="9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(C)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代表「指令鍵」</w:t>
            </w:r>
          </w:p>
        </w:tc>
      </w:tr>
      <w:tr w:rsidR="0007609A" w:rsidRPr="006A263A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如果你不清楚你的按鍵設定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可按</w:t>
            </w:r>
            <w:hyperlink r:id="rId7" w:anchor="key" w:history="1">
              <w:r w:rsidRPr="006A263A">
                <w:rPr>
                  <w:rFonts w:ascii="Verdana" w:eastAsia="宋体" w:hAnsi="Verdana" w:cs="宋体"/>
                  <w:kern w:val="0"/>
                  <w:sz w:val="14"/>
                  <w:u w:val="single"/>
                </w:rPr>
                <w:t>這兒</w:t>
              </w:r>
            </w:hyperlink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.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以下的例子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都假設角色正在面向右方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. </w:t>
            </w: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  <w:r w:rsidRPr="006A263A">
        <w:rPr>
          <w:rFonts w:ascii="Verdana" w:eastAsia="宋体" w:hAnsi="Verdana" w:cs="宋体"/>
          <w:b/>
          <w:bCs/>
          <w:kern w:val="0"/>
          <w:sz w:val="15"/>
          <w:szCs w:val="15"/>
        </w:rPr>
        <w:br/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 xml:space="preserve">i) </w:t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>基本移動</w:t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6A263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步行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0" name="图片 1" descr="Wal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al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,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,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跳躍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SP)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" name="图片 2" descr="Ju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u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(J)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方向鍵可控制移動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奔跑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SP)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" name="图片 3" descr="Ru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u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按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↓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控制移動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沖跳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SP)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4" name="图片 4" descr="Da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a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1.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奔跑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(J)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2.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著地時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(J)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按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↓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控制移動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)</w:t>
            </w: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  <w:r w:rsidRPr="006A263A">
        <w:rPr>
          <w:rFonts w:ascii="Verdana" w:eastAsia="宋体" w:hAnsi="Verdana" w:cs="宋体"/>
          <w:b/>
          <w:bCs/>
          <w:kern w:val="0"/>
          <w:sz w:val="15"/>
          <w:szCs w:val="15"/>
        </w:rPr>
        <w:br/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 xml:space="preserve">ii) </w:t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>基本攻擊</w:t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6A263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5" name="图片 5" descr="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lastRenderedPageBreak/>
              <w:t>跳躍攻擊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6" name="图片 6" descr="Jump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Jump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跳躍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lastRenderedPageBreak/>
              <w:t>奔跑攻擊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7" name="图片 7" descr="Run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un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奔跑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lastRenderedPageBreak/>
              <w:t>沖跳攻擊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8" name="图片 8" descr="Dash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ash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沖跳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(A)</w:t>
            </w: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  <w:r w:rsidRPr="006A263A">
        <w:rPr>
          <w:rFonts w:ascii="Verdana" w:eastAsia="宋体" w:hAnsi="Verdana" w:cs="宋体"/>
          <w:b/>
          <w:bCs/>
          <w:kern w:val="0"/>
          <w:sz w:val="15"/>
          <w:szCs w:val="15"/>
        </w:rPr>
        <w:lastRenderedPageBreak/>
        <w:br/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 xml:space="preserve">iii) </w:t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>抓住敵人</w:t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062"/>
        <w:gridCol w:w="2145"/>
        <w:gridCol w:w="2145"/>
      </w:tblGrid>
      <w:tr w:rsidR="0007609A" w:rsidRPr="006A263A">
        <w:trPr>
          <w:tblCellSpacing w:w="0" w:type="dxa"/>
        </w:trPr>
        <w:tc>
          <w:tcPr>
            <w:tcW w:w="25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抓住敵人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2929255" cy="1901825"/>
                  <wp:effectExtent l="19050" t="0" r="4445" b="0"/>
                  <wp:docPr id="9" name="图片 9" descr="Get on the Hor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et on the Hor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255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攻擊敵人兩至三次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敵人便會變得搖搖欲墜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這時只要步向敵人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便可抓住他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.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0" name="图片 10" descr="Grab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rab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抓人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投擲敵人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1" name="图片 11" descr="Throw Oppon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Throw Oppon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抓人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→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(A)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>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抓人跳躍時也可出這招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  <w:r w:rsidRPr="006A263A">
        <w:rPr>
          <w:rFonts w:ascii="Verdana" w:eastAsia="宋体" w:hAnsi="Verdana" w:cs="宋体"/>
          <w:kern w:val="0"/>
          <w:sz w:val="15"/>
          <w:szCs w:val="15"/>
        </w:rPr>
        <w:br/>
      </w:r>
      <w:r w:rsidRPr="006A263A">
        <w:rPr>
          <w:rFonts w:ascii="Verdana" w:eastAsia="宋体" w:hAnsi="Verdana" w:cs="宋体"/>
          <w:b/>
          <w:bCs/>
          <w:kern w:val="0"/>
          <w:sz w:val="15"/>
          <w:szCs w:val="15"/>
        </w:rPr>
        <w:br/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 xml:space="preserve">iv) </w:t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>防守</w:t>
      </w:r>
      <w:r w:rsidRPr="006A263A">
        <w:rPr>
          <w:rFonts w:ascii="Verdana" w:eastAsia="宋体" w:hAnsi="Verdana" w:cs="宋体"/>
          <w:b/>
          <w:bCs/>
          <w:kern w:val="0"/>
          <w:sz w:val="15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6A263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擋格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2" name="图片 12" descr="Gu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Gu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(G)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空中擋格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3" name="图片 13" descr="Jump Gu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Jump Gu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空中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(G)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奔跑擋格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4" name="图片 14" descr="Run Gu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Run Gu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奔跑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(G)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空中翻滾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SP)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5" name="图片 15" descr="Sky Ro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ky Ro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1.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著地時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前前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2.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往前著地時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↑↑</w:t>
            </w:r>
            <w:r w:rsidRPr="006A263A">
              <w:rPr>
                <w:rFonts w:ascii="Verdana" w:eastAsia="宋体" w:hAnsi="Verdana" w:cs="Verdana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↓↓</w:t>
            </w: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6A263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滾地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6" name="图片 16" descr="Ro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Ro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1.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(G)(G)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2.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奔跑擋格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(G)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3.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卧地時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↑↑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↓↓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方向鍵可控制移動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蜈蚣彈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7" name="图片 17" descr="Back Somersa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Back Somersa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卧地時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(J)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受身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SP)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8" name="图片 18" descr="Break F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Break F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被擊倒在空中時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(J)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↑↑</w:t>
            </w:r>
            <w:r w:rsidRPr="006A263A">
              <w:rPr>
                <w:rFonts w:ascii="Verdana" w:eastAsia="宋体" w:hAnsi="Verdana" w:cs="Verdana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↓↓</w:t>
            </w:r>
            <w:r w:rsidRPr="006A263A">
              <w:rPr>
                <w:rFonts w:ascii="Verdana" w:eastAsia="宋体" w:hAnsi="Verdana" w:cs="Verdana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後後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後空翻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SP)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9" name="图片 19" descr="Back Somersa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 Somersa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1.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著地時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←←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後後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2.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往後著地時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↑↑</w:t>
            </w:r>
            <w:r w:rsidRPr="006A263A">
              <w:rPr>
                <w:rFonts w:ascii="Verdana" w:eastAsia="宋体" w:hAnsi="Verdana" w:cs="Verdana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↓↓</w:t>
            </w:r>
          </w:p>
        </w:tc>
      </w:tr>
    </w:tbl>
    <w:p w:rsidR="0007609A" w:rsidRPr="006A263A" w:rsidRDefault="0007609A" w:rsidP="0007609A">
      <w:pPr>
        <w:widowControl/>
        <w:jc w:val="left"/>
        <w:rPr>
          <w:ins w:id="0" w:author="Unknown"/>
          <w:rFonts w:ascii="Verdana" w:eastAsia="宋体" w:hAnsi="Verdana" w:cs="宋体"/>
          <w:kern w:val="0"/>
          <w:sz w:val="15"/>
          <w:szCs w:val="15"/>
        </w:rPr>
      </w:pPr>
      <w:ins w:id="1" w:author="Unknown">
        <w:r w:rsidRPr="006A263A">
          <w:rPr>
            <w:rFonts w:ascii="Verdana" w:eastAsia="宋体" w:hAnsi="Verdana" w:cs="宋体"/>
            <w:kern w:val="0"/>
            <w:sz w:val="15"/>
            <w:szCs w:val="15"/>
          </w:rPr>
          <w:br/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 xml:space="preserve">v) </w:t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>使用物件</w:t>
        </w:r>
      </w:ins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6A263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拿起物件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3" name="图片 23" descr="H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o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步近物件時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跳躍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SP)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4" name="图片 24" descr="Jump with 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Jump with 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拿住物件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(J)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奔跑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 xml:space="preserve"> SP)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5" name="图片 25" descr="Run with 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Run with 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拿住物件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←←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投擲物件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6" name="图片 26" descr="Throw the 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Throw the 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拿住物件時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  <w:szCs w:val="15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  <w:szCs w:val="15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5"/>
                <w:szCs w:val="15"/>
              </w:rPr>
              <w:t xml:space="preserve"> + (A)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>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跳躍時也可出這招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</w:p>
        </w:tc>
      </w:tr>
    </w:tbl>
    <w:p w:rsidR="0007609A" w:rsidRPr="006A263A" w:rsidRDefault="0007609A" w:rsidP="0007609A">
      <w:pPr>
        <w:widowControl/>
        <w:jc w:val="left"/>
        <w:rPr>
          <w:ins w:id="2" w:author="Unknown"/>
          <w:rFonts w:ascii="Verdana" w:eastAsia="宋体" w:hAnsi="Verdana" w:cs="宋体"/>
          <w:kern w:val="0"/>
          <w:sz w:val="15"/>
          <w:szCs w:val="15"/>
        </w:rPr>
      </w:pPr>
      <w:ins w:id="3" w:author="Unknown">
        <w:r w:rsidRPr="006A263A">
          <w:rPr>
            <w:rFonts w:ascii="Verdana" w:eastAsia="宋体" w:hAnsi="Verdana" w:cs="宋体"/>
            <w:b/>
            <w:bCs/>
            <w:kern w:val="0"/>
            <w:sz w:val="15"/>
            <w:szCs w:val="15"/>
          </w:rPr>
          <w:br/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 xml:space="preserve">vi) </w:t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>進階物件動作</w:t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 xml:space="preserve"> (</w:t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>現時只有褚英</w:t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>Drew</w:t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>會用</w:t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>)</w:t>
        </w:r>
        <w:r w:rsidRPr="006A263A">
          <w:rPr>
            <w:rFonts w:ascii="Verdana" w:eastAsia="宋体" w:hAnsi="Verdana" w:cs="宋体"/>
            <w:kern w:val="0"/>
            <w:sz w:val="15"/>
            <w:szCs w:val="15"/>
          </w:rPr>
          <w:t xml:space="preserve"> </w:t>
        </w:r>
      </w:ins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476"/>
        <w:gridCol w:w="2476"/>
        <w:gridCol w:w="1700"/>
        <w:gridCol w:w="1700"/>
      </w:tblGrid>
      <w:tr w:rsidR="0007609A" w:rsidRPr="006A263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揮動物件攻擊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27" name="图片 27" descr="Attack with 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ttack with 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拿住物件時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(A)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>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只適用於柱狀物件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lastRenderedPageBreak/>
              <w:t>旋轉橫掃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28" name="图片 28" descr="Whirlwind S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hirlwind S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拿住物件時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(G)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 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 </w:t>
            </w:r>
          </w:p>
        </w:tc>
      </w:tr>
    </w:tbl>
    <w:p w:rsidR="0007609A" w:rsidRPr="006A263A" w:rsidRDefault="0007609A" w:rsidP="0007609A">
      <w:pPr>
        <w:widowControl/>
        <w:jc w:val="left"/>
        <w:rPr>
          <w:ins w:id="4" w:author="Unknown"/>
          <w:rFonts w:ascii="Verdana" w:eastAsia="宋体" w:hAnsi="Verdana" w:cs="宋体"/>
          <w:kern w:val="0"/>
          <w:sz w:val="15"/>
          <w:szCs w:val="15"/>
        </w:rPr>
      </w:pPr>
      <w:ins w:id="5" w:author="Unknown">
        <w:r w:rsidRPr="006A263A">
          <w:rPr>
            <w:rFonts w:ascii="Verdana" w:eastAsia="宋体" w:hAnsi="Verdana" w:cs="宋体"/>
            <w:b/>
            <w:bCs/>
            <w:kern w:val="0"/>
            <w:sz w:val="15"/>
            <w:szCs w:val="15"/>
          </w:rPr>
          <w:lastRenderedPageBreak/>
          <w:br/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 xml:space="preserve">vii) </w:t>
        </w:r>
        <w:r w:rsidRPr="006A263A">
          <w:rPr>
            <w:rFonts w:ascii="Verdana" w:eastAsia="宋体" w:hAnsi="Verdana" w:cs="宋体"/>
            <w:b/>
            <w:bCs/>
            <w:kern w:val="0"/>
            <w:sz w:val="15"/>
          </w:rPr>
          <w:t>騎馬</w:t>
        </w:r>
        <w:r w:rsidRPr="006A263A">
          <w:rPr>
            <w:rFonts w:ascii="Verdana" w:eastAsia="宋体" w:hAnsi="Verdana" w:cs="宋体"/>
            <w:kern w:val="0"/>
            <w:sz w:val="15"/>
            <w:szCs w:val="15"/>
          </w:rPr>
          <w:t xml:space="preserve"> </w:t>
        </w:r>
      </w:ins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062"/>
        <w:gridCol w:w="2145"/>
        <w:gridCol w:w="2145"/>
      </w:tblGrid>
      <w:tr w:rsidR="0007609A" w:rsidRPr="006A263A">
        <w:trPr>
          <w:tblCellSpacing w:w="0" w:type="dxa"/>
        </w:trPr>
        <w:tc>
          <w:tcPr>
            <w:tcW w:w="25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上馬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2929255" cy="1901825"/>
                  <wp:effectExtent l="19050" t="0" r="4445" b="0"/>
                  <wp:docPr id="29" name="图片 29" descr="Get on the Hor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et on the Hor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255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1.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跳到馬背上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2.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跑向馬匹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  <w:t xml:space="preserve">3.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接觸馬匹時按</w:t>
            </w:r>
            <w:r w:rsidRPr="006A263A">
              <w:rPr>
                <w:rFonts w:ascii="宋体" w:eastAsia="宋体" w:hAnsi="宋体" w:cs="宋体"/>
                <w:kern w:val="0"/>
                <w:sz w:val="15"/>
                <w:szCs w:val="15"/>
              </w:rPr>
              <w:t>↑↑</w:t>
            </w:r>
            <w:r w:rsidRPr="006A263A">
              <w:rPr>
                <w:rFonts w:ascii="Verdana" w:eastAsia="宋体" w:hAnsi="Verdana" w:cs="Verdana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  <w:szCs w:val="15"/>
              </w:rPr>
              <w:t>↓↓</w:t>
            </w:r>
            <w:r w:rsidRPr="006A263A">
              <w:rPr>
                <w:rFonts w:ascii="Verdana" w:eastAsia="宋体" w:hAnsi="Verdana" w:cs="Verdana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靠近牠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下馬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0" name="图片 30" descr="Get o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Get o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騎馬時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(J)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馬上擋格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1" name="图片 31" descr="Ride Gu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Ride Gu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騎馬時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按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(G)</w:t>
            </w:r>
          </w:p>
        </w:tc>
      </w:tr>
    </w:tbl>
    <w:p w:rsidR="0007609A" w:rsidRPr="006A263A" w:rsidRDefault="0007609A" w:rsidP="0007609A">
      <w:pPr>
        <w:widowControl/>
        <w:jc w:val="left"/>
        <w:rPr>
          <w:ins w:id="6" w:author="Unknown"/>
          <w:rFonts w:ascii="Verdana" w:eastAsia="宋体" w:hAnsi="Verdana" w:cs="宋体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6A263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前沖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2" name="图片 32" descr="Charge Forw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harge Forw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騎馬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前前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轉身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3" name="图片 33" descr="Change Dir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hange Dire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騎馬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←←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後後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跳躍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4" name="图片 34" descr="Ju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Ju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騎馬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前沖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(J)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前蹄攻擊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5" name="图片 35" descr="Front Horse K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Front Horse Ki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騎馬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</w:t>
            </w:r>
            <w:r w:rsidRPr="006A263A">
              <w:rPr>
                <w:rFonts w:ascii="宋体" w:eastAsia="宋体" w:hAnsi="宋体" w:cs="宋体"/>
                <w:kern w:val="0"/>
                <w:sz w:val="15"/>
                <w:szCs w:val="15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  <w:szCs w:val="15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5"/>
                <w:szCs w:val="15"/>
              </w:rPr>
              <w:t>(A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</w:p>
        </w:tc>
      </w:tr>
    </w:tbl>
    <w:p w:rsidR="0007609A" w:rsidRPr="006A263A" w:rsidRDefault="0007609A" w:rsidP="0007609A">
      <w:pPr>
        <w:widowControl/>
        <w:jc w:val="left"/>
        <w:rPr>
          <w:ins w:id="7" w:author="Unknown"/>
          <w:rFonts w:ascii="Verdana" w:eastAsia="宋体" w:hAnsi="Verdana" w:cs="宋体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1671"/>
        <w:gridCol w:w="1671"/>
        <w:gridCol w:w="1670"/>
        <w:gridCol w:w="1670"/>
        <w:gridCol w:w="1670"/>
      </w:tblGrid>
      <w:tr w:rsidR="0007609A" w:rsidRPr="006A263A">
        <w:trPr>
          <w:tblCellSpacing w:w="0" w:type="dxa"/>
        </w:trPr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lastRenderedPageBreak/>
              <w:t>馬上攻擊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36" name="图片 36" descr="Ride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Ride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騎馬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回身攻擊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37" name="图片 37" descr="Back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Back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後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 + (A)</w:t>
            </w:r>
          </w:p>
        </w:tc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馬上抓人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38" name="图片 38" descr="Ride Gr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Ride Gr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騎馬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</w:t>
            </w:r>
            <w:r w:rsidRPr="006A263A">
              <w:rPr>
                <w:rFonts w:ascii="宋体" w:eastAsia="宋体" w:hAnsi="宋体" w:cs="宋体"/>
                <w:kern w:val="0"/>
                <w:sz w:val="15"/>
                <w:szCs w:val="15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  <w:szCs w:val="15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5"/>
                <w:szCs w:val="15"/>
              </w:rPr>
              <w:t>(A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</w:p>
        </w:tc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抓人攻擊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39" name="图片 39" descr="Grab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Grab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馬上抓人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投擲敵人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40" name="图片 40" descr="Throw Oppon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Throw Oppon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馬上抓人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→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(A)</w:t>
            </w:r>
          </w:p>
        </w:tc>
      </w:tr>
    </w:tbl>
    <w:p w:rsidR="00B75E20" w:rsidRPr="006A263A" w:rsidRDefault="00B75E20"/>
    <w:p w:rsidR="0007609A" w:rsidRPr="006A263A" w:rsidRDefault="0007609A"/>
    <w:p w:rsidR="0007609A" w:rsidRPr="006A263A" w:rsidRDefault="0007609A" w:rsidP="0007609A">
      <w:pPr>
        <w:widowControl/>
        <w:jc w:val="center"/>
        <w:rPr>
          <w:rFonts w:ascii="Verdana" w:eastAsia="宋体" w:hAnsi="Verdana" w:cs="宋体"/>
          <w:b/>
          <w:bCs/>
          <w:kern w:val="0"/>
          <w:sz w:val="18"/>
          <w:szCs w:val="18"/>
          <w:u w:val="single"/>
        </w:rPr>
      </w:pPr>
      <w:r w:rsidRPr="006A263A">
        <w:rPr>
          <w:rFonts w:ascii="Verdana" w:eastAsia="宋体" w:hAnsi="Verdana" w:cs="宋体"/>
          <w:b/>
          <w:bCs/>
          <w:kern w:val="0"/>
          <w:sz w:val="18"/>
          <w:szCs w:val="18"/>
          <w:u w:val="single"/>
        </w:rPr>
        <w:t xml:space="preserve">3. </w:t>
      </w:r>
      <w:r w:rsidRPr="006A263A">
        <w:rPr>
          <w:rFonts w:ascii="Verdana" w:eastAsia="宋体" w:hAnsi="Verdana" w:cs="宋体"/>
          <w:b/>
          <w:bCs/>
          <w:kern w:val="0"/>
          <w:sz w:val="18"/>
          <w:szCs w:val="18"/>
          <w:u w:val="single"/>
        </w:rPr>
        <w:t>出招表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/>
      </w:tblPr>
      <w:tblGrid>
        <w:gridCol w:w="2219"/>
        <w:gridCol w:w="1533"/>
        <w:gridCol w:w="1533"/>
        <w:gridCol w:w="1533"/>
        <w:gridCol w:w="1548"/>
      </w:tblGrid>
      <w:tr w:rsidR="0007609A" w:rsidRPr="006A263A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divId w:val="2071612603"/>
              <w:rPr>
                <w:rFonts w:ascii="Verdana" w:eastAsia="宋体" w:hAnsi="Verdana" w:cs="宋体"/>
                <w:kern w:val="0"/>
                <w:sz w:val="14"/>
                <w:szCs w:val="14"/>
                <w:u w:val="single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  <w:u w:val="single"/>
              </w:rPr>
              <w:t>按鍵注釋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  <w:u w:val="single"/>
              </w:rPr>
              <w:t>:</w:t>
            </w:r>
          </w:p>
        </w:tc>
      </w:tr>
      <w:tr w:rsidR="0007609A" w:rsidRPr="006A263A">
        <w:trPr>
          <w:tblCellSpacing w:w="15" w:type="dxa"/>
        </w:trPr>
        <w:tc>
          <w:tcPr>
            <w:tcW w:w="13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宋体" w:eastAsia="宋体" w:hAnsi="宋体" w:cs="宋体"/>
                <w:kern w:val="0"/>
                <w:sz w:val="14"/>
                <w:szCs w:val="14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宋体" w:eastAsia="宋体" w:hAnsi="宋体" w:cs="宋体"/>
                <w:kern w:val="0"/>
                <w:sz w:val="14"/>
                <w:szCs w:val="14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宋体" w:eastAsia="宋体" w:hAnsi="宋体" w:cs="宋体"/>
                <w:kern w:val="0"/>
                <w:sz w:val="14"/>
                <w:szCs w:val="14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宋体" w:eastAsia="宋体" w:hAnsi="宋体" w:cs="宋体"/>
                <w:kern w:val="0"/>
                <w:sz w:val="14"/>
                <w:szCs w:val="14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4"/>
                <w:szCs w:val="14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代表「方向鍵」</w:t>
            </w:r>
          </w:p>
        </w:tc>
        <w:tc>
          <w:tcPr>
            <w:tcW w:w="9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(A)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代表「攻擊鍵」</w:t>
            </w:r>
          </w:p>
        </w:tc>
        <w:tc>
          <w:tcPr>
            <w:tcW w:w="9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(J)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代表「跳躍鍵」</w:t>
            </w:r>
          </w:p>
        </w:tc>
        <w:tc>
          <w:tcPr>
            <w:tcW w:w="9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(G)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代表「防禦鍵」</w:t>
            </w:r>
          </w:p>
        </w:tc>
        <w:tc>
          <w:tcPr>
            <w:tcW w:w="900" w:type="pct"/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(C)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代表「指令鍵」</w:t>
            </w:r>
          </w:p>
        </w:tc>
      </w:tr>
      <w:tr w:rsidR="0007609A" w:rsidRPr="006A263A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left"/>
              <w:rPr>
                <w:rFonts w:ascii="Verdana" w:eastAsia="宋体" w:hAnsi="Verdana" w:cs="宋体"/>
                <w:kern w:val="0"/>
                <w:sz w:val="14"/>
                <w:szCs w:val="14"/>
              </w:rPr>
            </w:pP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如果你不清楚你的按鍵設定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可按</w:t>
            </w:r>
            <w:hyperlink r:id="rId45" w:anchor="key" w:history="1">
              <w:r w:rsidRPr="006A263A">
                <w:rPr>
                  <w:rFonts w:ascii="Verdana" w:eastAsia="宋体" w:hAnsi="Verdana" w:cs="宋体"/>
                  <w:kern w:val="0"/>
                  <w:sz w:val="14"/>
                  <w:u w:val="single"/>
                </w:rPr>
                <w:t>這兒</w:t>
              </w:r>
            </w:hyperlink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.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以下的例子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, 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>都假設角色正在面向右方</w:t>
            </w:r>
            <w:r w:rsidRPr="006A263A">
              <w:rPr>
                <w:rFonts w:ascii="Verdana" w:eastAsia="宋体" w:hAnsi="Verdana" w:cs="宋体"/>
                <w:kern w:val="0"/>
                <w:sz w:val="14"/>
                <w:szCs w:val="14"/>
              </w:rPr>
              <w:t xml:space="preserve">. </w:t>
            </w: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vanish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778"/>
        <w:gridCol w:w="1580"/>
        <w:gridCol w:w="1580"/>
        <w:gridCol w:w="1580"/>
        <w:gridCol w:w="834"/>
      </w:tblGrid>
      <w:tr w:rsidR="0007609A" w:rsidRPr="006A263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 xml:space="preserve">Gordon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>戈登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  <w:szCs w:val="20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20"/>
                <w:szCs w:val="20"/>
              </w:rPr>
              <w:drawing>
                <wp:inline distT="0" distB="0" distL="0" distR="0">
                  <wp:extent cx="1715770" cy="2475865"/>
                  <wp:effectExtent l="19050" t="0" r="0" b="0"/>
                  <wp:docPr id="93" name="图片 93" descr="Gor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Gor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普通狀態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雷霆一擊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4" name="图片 94" descr="http://www.herofighter.com/list/gordonBa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://www.herofighter.com/list/gordonBa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+ A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or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J +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A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雷霆萬鈞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5" name="图片 95" descr="http://www.herofighter.com/list/gordonBl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www.herofighter.com/list/gordonBl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站立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空中時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40%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石破天驚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6" name="图片 96" descr="http://www.herofighter.com/list/gordonStrik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://www.herofighter.com/list/gordonStrik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站立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空中時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J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60%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 </w:t>
            </w:r>
          </w:p>
        </w:tc>
      </w:tr>
      <w:tr w:rsidR="0007609A" w:rsidRPr="006A263A">
        <w:trPr>
          <w:trHeight w:val="1650"/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50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  </w:t>
            </w: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548"/>
        <w:gridCol w:w="1451"/>
        <w:gridCol w:w="1451"/>
        <w:gridCol w:w="1451"/>
        <w:gridCol w:w="1451"/>
      </w:tblGrid>
      <w:tr w:rsidR="0007609A" w:rsidRPr="006A263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 xml:space="preserve">Jenny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>解玲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 xml:space="preserve">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  <w:szCs w:val="20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20"/>
                <w:szCs w:val="20"/>
              </w:rPr>
              <w:lastRenderedPageBreak/>
              <w:drawing>
                <wp:inline distT="0" distB="0" distL="0" distR="0">
                  <wp:extent cx="1715770" cy="2475865"/>
                  <wp:effectExtent l="19050" t="0" r="0" b="0"/>
                  <wp:docPr id="97" name="图片 97" descr="Jen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Jen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lastRenderedPageBreak/>
              <w:t>普通狀態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旋風盾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8" name="图片 98" descr="http://www.herofighter.com/list/jennyShiel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://www.herofighter.com/list/jennyShiel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lastRenderedPageBreak/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J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可按前移動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40%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烈風鑽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9" name="图片 99" descr="http://www.herofighter.com/list/jennyDri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://www.herofighter.com/list/jennyDri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lastRenderedPageBreak/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烈風鑽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空中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0" name="图片 100" descr="http://www.herofighter.com/list/jennyDrill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://www.herofighter.com/list/jennyDrill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空中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3"/>
              </w:rPr>
              <w:t xml:space="preserve">+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風刃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1" name="图片 101" descr="http://www.herofighter.com/list/jennyBl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www.herofighter.com/list/jennyBl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lastRenderedPageBreak/>
              <w:t>→→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+ A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旋風盾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+ A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騎乘時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旋風盾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J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40% mp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風刃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往背後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2" name="图片 102" descr="http://www.herofighter.com/list/jennyBlad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://www.herofighter.com/list/jennyBlad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A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風刃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3" name="图片 103" descr="http://www.herofighter.com/list/jennyBlad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://www.herofighter.com/list/jennyBlad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 (+A...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)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沖鋒直刺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4" name="图片 104" descr="http://www.herofighter.com/list/jennySt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://www.herofighter.com/list/jennySta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A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烈風鑽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548"/>
        <w:gridCol w:w="1451"/>
        <w:gridCol w:w="1451"/>
        <w:gridCol w:w="1451"/>
        <w:gridCol w:w="1451"/>
      </w:tblGrid>
      <w:tr w:rsidR="0007609A" w:rsidRPr="006A263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 xml:space="preserve">Lucas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>龙介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  <w:szCs w:val="20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20"/>
                <w:szCs w:val="20"/>
              </w:rPr>
              <w:drawing>
                <wp:inline distT="0" distB="0" distL="0" distR="0">
                  <wp:extent cx="1715770" cy="2475865"/>
                  <wp:effectExtent l="19050" t="0" r="0" b="0"/>
                  <wp:docPr id="105" name="图片 105" descr="Luc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Luc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普通狀態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飛龙斬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6" name="图片 106" descr="http://www.herofighter.com/list/lucasBl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www.herofighter.com/list/lucasBl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18%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飛龙斬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空中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7" name="图片 107" descr="http://www.herofighter.com/list/lucasBlad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www.herofighter.com/list/lucasBlad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空中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+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18%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昇龙斬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8" name="图片 108" descr="http://www.herofighter.com/list/lucas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://www.herofighter.com/list/lucasU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 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騎乘時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飛龙斬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18% mp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飛龙斬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往背後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)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9" name="图片 109" descr="http://www.herofighter.com/list/lucasBlade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://www.herofighter.com/list/lucasBlade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↓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18% mp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橫掃千軍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0" name="图片 110" descr="http://www.herofighter.com/list/lucasRid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://www.herofighter.com/list/lucasRid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 (+A...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)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沖鋒直刺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1" name="图片 111" descr="http://www.herofighter.com/list/lucasRid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://www.herofighter.com/list/lucasRid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A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昇龙斬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778"/>
        <w:gridCol w:w="1580"/>
        <w:gridCol w:w="1580"/>
        <w:gridCol w:w="1580"/>
        <w:gridCol w:w="834"/>
      </w:tblGrid>
      <w:tr w:rsidR="0007609A" w:rsidRPr="006A263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 xml:space="preserve">Drew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>禇英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  <w:szCs w:val="20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20"/>
                <w:szCs w:val="20"/>
              </w:rPr>
              <w:lastRenderedPageBreak/>
              <w:drawing>
                <wp:inline distT="0" distB="0" distL="0" distR="0">
                  <wp:extent cx="1715770" cy="2475865"/>
                  <wp:effectExtent l="19050" t="0" r="0" b="0"/>
                  <wp:docPr id="112" name="图片 112" descr="Dr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Dr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lastRenderedPageBreak/>
              <w:t>普通狀態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轟天拳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3" name="图片 113" descr="http://www.herofighter.com/list/drewPun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://www.herofighter.com/list/drewPun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lastRenderedPageBreak/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40%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霸王冲鋒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4" name="图片 114" descr="http://www.herofighter.com/list/drewShoul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://www.herofighter.com/list/drewShould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lastRenderedPageBreak/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J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30%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纏身鎖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5" name="图片 115" descr="http://www.herofighter.com/list/drewGr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://www.herofighter.com/list/drewGra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lastRenderedPageBreak/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>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30%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 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抓人時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折腰鎖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6" name="图片 116" descr="http://www.herofighter.com/list/drewBrea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://www.herofighter.com/list/drewBrea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抓人時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+ J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旋風擲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7" name="图片 117" descr="http://www.herofighter.com/list/drewSw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://www.herofighter.com/list/drewSw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抓人時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+ G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迴旋碎擊拳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8" name="图片 118" descr="http://www.herofighter.com/list/drewSp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www.herofighter.com/list/drewSp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35%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 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騎乘時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旋風擲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9" name="图片 119" descr="http://www.herofighter.com/list/drewSwing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www.herofighter.com/list/drewSwing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抓人時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>A(+A...)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迴旋碎擊拳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0" name="图片 120" descr="http://www.herofighter.com/list/drewSpi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www.herofighter.com/list/drewSpin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抓人時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+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↑↓←→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>A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35%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 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 </w:t>
            </w:r>
          </w:p>
        </w:tc>
      </w:tr>
    </w:tbl>
    <w:p w:rsidR="0007609A" w:rsidRPr="006A263A" w:rsidRDefault="0007609A" w:rsidP="0007609A">
      <w:pPr>
        <w:widowControl/>
        <w:jc w:val="left"/>
        <w:rPr>
          <w:rFonts w:ascii="Verdana" w:eastAsia="宋体" w:hAnsi="Verdana" w:cs="宋体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548"/>
        <w:gridCol w:w="1451"/>
        <w:gridCol w:w="1451"/>
        <w:gridCol w:w="1451"/>
        <w:gridCol w:w="1451"/>
      </w:tblGrid>
      <w:tr w:rsidR="0007609A" w:rsidRPr="006A263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 xml:space="preserve">Shawn 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</w:rPr>
              <w:t>承影</w:t>
            </w:r>
            <w:r w:rsidRPr="006A263A">
              <w:rPr>
                <w:rFonts w:ascii="Verdana" w:eastAsia="宋体" w:hAnsi="Verdana" w:cs="宋体"/>
                <w:b/>
                <w:bCs/>
                <w:kern w:val="0"/>
                <w:sz w:val="20"/>
                <w:szCs w:val="20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20"/>
                <w:szCs w:val="20"/>
              </w:rPr>
              <w:drawing>
                <wp:inline distT="0" distB="0" distL="0" distR="0">
                  <wp:extent cx="1715770" cy="2475865"/>
                  <wp:effectExtent l="19050" t="0" r="0" b="0"/>
                  <wp:docPr id="121" name="图片 121" descr="Shaw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Shaw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普通狀態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破空矢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2" name="图片 122" descr="http://www.herofighter.com/list/shawnSho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www.herofighter.com/list/shawnSho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破空矢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空中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3" name="图片 123" descr="http://www.herofighter.com/list/shawnSho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://www.herofighter.com/list/shawnSho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空中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+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連珠矢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4" name="图片 124" descr="http://www.herofighter.com/list/shawnSpre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http://www.herofighter.com/list/shawnSpre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 (+A...)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12%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漫天箭雨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5" name="图片 125" descr="http://www.herofighter.com/list/shawnR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://www.herofighter.com/list/shawnR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4"/>
              </w:rPr>
              <w:t>可以方向鍵控制箭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35% mp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b/>
                <w:bCs/>
                <w:kern w:val="0"/>
                <w:sz w:val="15"/>
              </w:rPr>
              <w:t>騎乘時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破空矢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破空矢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往背後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6" name="图片 126" descr="http://www.herofighter.com/list/shawnShot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://www.herofighter.com/list/shawnShot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↓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 A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連珠矢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(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往背後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noProof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7" name="图片 127" descr="http://www.herofighter.com/list/shawnSprea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http://www.herofighter.com/list/shawnSprea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←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 (+A...)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或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 (+A...)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lastRenderedPageBreak/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12% mp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lastRenderedPageBreak/>
              <w:t> </w:t>
            </w: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連珠矢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↓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→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</w:t>
            </w:r>
            <w:r w:rsidRPr="006A263A">
              <w:rPr>
                <w:rFonts w:ascii="宋体" w:eastAsia="宋体" w:hAnsi="宋体" w:cs="宋体"/>
                <w:kern w:val="0"/>
                <w:sz w:val="17"/>
              </w:rPr>
              <w:t>↑</w:t>
            </w:r>
            <w:r w:rsidRPr="006A263A">
              <w:rPr>
                <w:rFonts w:ascii="Verdana" w:eastAsia="宋体" w:hAnsi="Verdana" w:cs="Verdana"/>
                <w:kern w:val="0"/>
                <w:sz w:val="17"/>
              </w:rPr>
              <w:t xml:space="preserve"> A (+A...)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12% mp</w:t>
            </w: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</w:tr>
      <w:tr w:rsidR="0007609A" w:rsidRPr="006A263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6A263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t>漫天箭雨</w:t>
            </w:r>
            <w:r w:rsidRPr="006A263A">
              <w:rPr>
                <w:rFonts w:ascii="Verdana" w:eastAsia="宋体" w:hAnsi="Verdana" w:cs="宋体"/>
                <w:kern w:val="0"/>
                <w:sz w:val="15"/>
                <w:szCs w:val="15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 xml:space="preserve">G </w:t>
            </w:r>
            <w:r w:rsidRPr="006A263A">
              <w:rPr>
                <w:rFonts w:ascii="宋体" w:eastAsia="宋体" w:hAnsi="宋体" w:cs="宋体"/>
                <w:kern w:val="0"/>
                <w:sz w:val="15"/>
              </w:rPr>
              <w:t>↑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</w:t>
            </w:r>
            <w:r w:rsidRPr="006A263A">
              <w:rPr>
                <w:rFonts w:ascii="Verdana" w:eastAsia="宋体" w:hAnsi="Verdana" w:cs="宋体"/>
                <w:kern w:val="0"/>
                <w:sz w:val="17"/>
              </w:rPr>
              <w:t>A</w:t>
            </w:r>
            <w:r w:rsidRPr="006A263A">
              <w:rPr>
                <w:rFonts w:ascii="Verdana" w:eastAsia="宋体" w:hAnsi="Verdana" w:cs="宋体"/>
                <w:kern w:val="0"/>
                <w:sz w:val="17"/>
                <w:szCs w:val="17"/>
              </w:rPr>
              <w:br/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>消耗</w:t>
            </w:r>
            <w:r w:rsidRPr="006A263A">
              <w:rPr>
                <w:rFonts w:ascii="Verdana" w:eastAsia="宋体" w:hAnsi="Verdana" w:cs="宋体"/>
                <w:kern w:val="0"/>
                <w:sz w:val="15"/>
              </w:rPr>
              <w:t xml:space="preserve"> 35% mp</w:t>
            </w: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6A263A" w:rsidRDefault="0007609A" w:rsidP="0007609A">
            <w:pPr>
              <w:widowControl/>
              <w:jc w:val="left"/>
              <w:rPr>
                <w:rFonts w:ascii="Verdana" w:eastAsia="宋体" w:hAnsi="Verdana" w:cs="宋体"/>
                <w:kern w:val="0"/>
                <w:sz w:val="15"/>
                <w:szCs w:val="15"/>
              </w:rPr>
            </w:pPr>
          </w:p>
        </w:tc>
      </w:tr>
    </w:tbl>
    <w:p w:rsidR="0007609A" w:rsidRPr="006A263A" w:rsidRDefault="0007609A"/>
    <w:sectPr w:rsidR="0007609A" w:rsidRPr="006A263A" w:rsidSect="00026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6F10" w:rsidRDefault="009F6F10" w:rsidP="006A263A">
      <w:r>
        <w:separator/>
      </w:r>
    </w:p>
  </w:endnote>
  <w:endnote w:type="continuationSeparator" w:id="1">
    <w:p w:rsidR="009F6F10" w:rsidRDefault="009F6F10" w:rsidP="006A26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6F10" w:rsidRDefault="009F6F10" w:rsidP="006A263A">
      <w:r>
        <w:separator/>
      </w:r>
    </w:p>
  </w:footnote>
  <w:footnote w:type="continuationSeparator" w:id="1">
    <w:p w:rsidR="009F6F10" w:rsidRDefault="009F6F10" w:rsidP="006A263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75E20"/>
    <w:rsid w:val="00026679"/>
    <w:rsid w:val="0007609A"/>
    <w:rsid w:val="006A263A"/>
    <w:rsid w:val="009D563F"/>
    <w:rsid w:val="009F6F10"/>
    <w:rsid w:val="00B75E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66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7609A"/>
    <w:rPr>
      <w:color w:val="FDEBB9"/>
      <w:u w:val="single"/>
    </w:rPr>
  </w:style>
  <w:style w:type="paragraph" w:styleId="a4">
    <w:name w:val="Normal (Web)"/>
    <w:basedOn w:val="a"/>
    <w:uiPriority w:val="99"/>
    <w:unhideWhenUsed/>
    <w:rsid w:val="00076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09A"/>
    <w:rPr>
      <w:b/>
      <w:bCs/>
    </w:rPr>
  </w:style>
  <w:style w:type="character" w:customStyle="1" w:styleId="style71">
    <w:name w:val="style71"/>
    <w:basedOn w:val="a0"/>
    <w:rsid w:val="0007609A"/>
    <w:rPr>
      <w:sz w:val="17"/>
      <w:szCs w:val="17"/>
    </w:rPr>
  </w:style>
  <w:style w:type="character" w:customStyle="1" w:styleId="style131">
    <w:name w:val="style131"/>
    <w:basedOn w:val="a0"/>
    <w:rsid w:val="0007609A"/>
    <w:rPr>
      <w:color w:val="FFFFFF"/>
      <w:sz w:val="14"/>
      <w:szCs w:val="14"/>
    </w:rPr>
  </w:style>
  <w:style w:type="character" w:customStyle="1" w:styleId="style101">
    <w:name w:val="style101"/>
    <w:basedOn w:val="a0"/>
    <w:rsid w:val="0007609A"/>
    <w:rPr>
      <w:sz w:val="15"/>
      <w:szCs w:val="15"/>
    </w:rPr>
  </w:style>
  <w:style w:type="character" w:customStyle="1" w:styleId="style31">
    <w:name w:val="style31"/>
    <w:basedOn w:val="a0"/>
    <w:rsid w:val="0007609A"/>
    <w:rPr>
      <w:sz w:val="14"/>
      <w:szCs w:val="14"/>
    </w:rPr>
  </w:style>
  <w:style w:type="paragraph" w:styleId="a6">
    <w:name w:val="Balloon Text"/>
    <w:basedOn w:val="a"/>
    <w:link w:val="Char"/>
    <w:uiPriority w:val="99"/>
    <w:semiHidden/>
    <w:unhideWhenUsed/>
    <w:rsid w:val="0007609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07609A"/>
    <w:rPr>
      <w:sz w:val="18"/>
      <w:szCs w:val="18"/>
    </w:rPr>
  </w:style>
  <w:style w:type="character" w:customStyle="1" w:styleId="style181">
    <w:name w:val="style181"/>
    <w:basedOn w:val="a0"/>
    <w:rsid w:val="0007609A"/>
    <w:rPr>
      <w:color w:val="0066FF"/>
      <w:sz w:val="15"/>
      <w:szCs w:val="15"/>
    </w:rPr>
  </w:style>
  <w:style w:type="character" w:customStyle="1" w:styleId="style81">
    <w:name w:val="style81"/>
    <w:basedOn w:val="a0"/>
    <w:rsid w:val="0007609A"/>
    <w:rPr>
      <w:sz w:val="13"/>
      <w:szCs w:val="13"/>
    </w:rPr>
  </w:style>
  <w:style w:type="paragraph" w:styleId="a7">
    <w:name w:val="header"/>
    <w:basedOn w:val="a"/>
    <w:link w:val="Char0"/>
    <w:uiPriority w:val="99"/>
    <w:semiHidden/>
    <w:unhideWhenUsed/>
    <w:rsid w:val="006A26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6A263A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6A2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6A263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7" Type="http://schemas.openxmlformats.org/officeDocument/2006/relationships/hyperlink" Target="http://www.herofighter.com/listb5.html" TargetMode="External"/><Relationship Id="rId71" Type="http://schemas.openxmlformats.org/officeDocument/2006/relationships/image" Target="media/image64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hyperlink" Target="http://www.herofighter.com/listb5.html" TargetMode="External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endnotes" Target="endnotes.xml"/><Relationship Id="rId61" Type="http://schemas.openxmlformats.org/officeDocument/2006/relationships/image" Target="media/image54.jpeg"/><Relationship Id="rId82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2.jpeg"/><Relationship Id="rId57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436</Words>
  <Characters>2488</Characters>
  <Application>Microsoft Office Word</Application>
  <DocSecurity>0</DocSecurity>
  <Lines>20</Lines>
  <Paragraphs>5</Paragraphs>
  <ScaleCrop>false</ScaleCrop>
  <Company/>
  <LinksUpToDate>false</LinksUpToDate>
  <CharactersWithSpaces>2919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2009-10-07T16:42:00Z</dcterms:created>
  <dcterms:modified xsi:type="dcterms:W3CDTF">2009-10-08T15:59:00Z</dcterms:modified>
</cp:coreProperties>
</file>